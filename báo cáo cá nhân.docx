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447A" w14:textId="77777777" w:rsidR="00AA5287" w:rsidRPr="00AA5287" w:rsidRDefault="00AA5287" w:rsidP="00AA5287">
      <w:pPr>
        <w:rPr>
          <w:sz w:val="36"/>
          <w:szCs w:val="36"/>
          <w:lang w:val="vi-VN"/>
        </w:rPr>
      </w:pPr>
      <w:r w:rsidRPr="00AA5287">
        <w:rPr>
          <w:sz w:val="36"/>
          <w:szCs w:val="36"/>
          <w:lang w:val="vi-VN"/>
        </w:rPr>
        <w:t>BÁO CÁO SAU BUỔI THỰC HÀNH </w:t>
      </w:r>
    </w:p>
    <w:p w14:paraId="6D02B9DF" w14:textId="174BEDD8" w:rsidR="00D739E2" w:rsidRPr="006C5CA6" w:rsidRDefault="00AA5287" w:rsidP="00AA5287">
      <w:pPr>
        <w:rPr>
          <w:ins w:id="0" w:author="Microsoft Word" w:date="2026-01-07T20:02:00Z" w16du:dateUtc="2026-01-07T13:02:00Z"/>
          <w:lang w:val="vi-VN"/>
        </w:rPr>
      </w:pPr>
      <w:r w:rsidRPr="00AA5287">
        <w:rPr>
          <w:b/>
          <w:bCs/>
          <w:lang w:val="vi-VN"/>
        </w:rPr>
        <w:t>Môn học:</w:t>
      </w:r>
      <w:r w:rsidRPr="00AA5287">
        <w:rPr>
          <w:lang w:val="vi-VN"/>
        </w:rPr>
        <w:t> </w:t>
      </w:r>
      <w:r w:rsidR="00DD07C6" w:rsidRPr="006C5CA6">
        <w:rPr>
          <w:lang w:val="vi-VN"/>
        </w:rPr>
        <w:t>Java Fundamental</w:t>
      </w:r>
      <w:r w:rsidRPr="00AA5287">
        <w:rPr>
          <w:lang w:val="vi-VN"/>
        </w:rPr>
        <w:t> 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Tên buổi thực hành:</w:t>
      </w:r>
      <w:r w:rsidRPr="00AA5287">
        <w:rPr>
          <w:lang w:val="vi-VN"/>
        </w:rPr>
        <w:t xml:space="preserve"> Thực hành </w:t>
      </w:r>
      <w:r w:rsidR="00DD07C6" w:rsidRPr="006C5CA6">
        <w:rPr>
          <w:lang w:val="vi-VN"/>
        </w:rPr>
        <w:t>Java</w:t>
      </w:r>
      <w:r w:rsidRPr="00AA5287">
        <w:rPr>
          <w:lang w:val="vi-VN"/>
        </w:rPr>
        <w:t xml:space="preserve"> – Xây dựng </w:t>
      </w:r>
      <w:r w:rsidR="006C5CA6" w:rsidRPr="006C5CA6">
        <w:rPr>
          <w:lang w:val="vi-VN"/>
        </w:rPr>
        <w:t>giả lập trận đấu</w:t>
      </w:r>
    </w:p>
    <w:p w14:paraId="61F2DB8D" w14:textId="7B0D52C7" w:rsidR="00AA5287" w:rsidRPr="006C5CA6" w:rsidRDefault="00AA5287" w:rsidP="00AA5287">
      <w:pPr>
        <w:rPr>
          <w:lang w:val="vi-VN"/>
        </w:rPr>
      </w:pPr>
      <w:r w:rsidRPr="00AA5287">
        <w:rPr>
          <w:b/>
          <w:bCs/>
          <w:lang w:val="vi-VN"/>
        </w:rPr>
        <w:t>Thời gian:</w:t>
      </w:r>
      <w:r w:rsidRPr="006C5CA6">
        <w:rPr>
          <w:b/>
          <w:bCs/>
          <w:lang w:val="vi-VN"/>
        </w:rPr>
        <w:t xml:space="preserve"> </w:t>
      </w:r>
      <w:ins w:id="1" w:author="Microsoft Word" w:date="2026-01-07T20:02:00Z" w16du:dateUtc="2026-01-07T13:02:00Z">
        <w:r w:rsidR="00AC5BB0" w:rsidRPr="006C5CA6">
          <w:rPr>
            <w:b/>
            <w:bCs/>
            <w:lang w:val="vi-VN"/>
          </w:rPr>
          <w:t>180</w:t>
        </w:r>
      </w:ins>
      <w:r w:rsidRPr="00AA5287">
        <w:rPr>
          <w:lang w:val="vi-VN"/>
        </w:rPr>
        <w:t xml:space="preserve"> phút 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Họ và tên:</w:t>
      </w:r>
      <w:r w:rsidRPr="006C5CA6">
        <w:rPr>
          <w:lang w:val="vi-VN"/>
        </w:rPr>
        <w:t xml:space="preserve">  Nguyễn Mạnh Hùng</w:t>
      </w:r>
      <w:r w:rsidRPr="00AA5287">
        <w:rPr>
          <w:lang w:val="vi-VN"/>
        </w:rPr>
        <w:t xml:space="preserve"> 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Lớp:</w:t>
      </w:r>
      <w:r w:rsidRPr="00AA5287">
        <w:rPr>
          <w:lang w:val="vi-VN"/>
        </w:rPr>
        <w:t> CNTT1 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Nhóm:</w:t>
      </w:r>
      <w:r w:rsidRPr="00AA5287">
        <w:rPr>
          <w:lang w:val="vi-VN"/>
        </w:rPr>
        <w:t> </w:t>
      </w:r>
      <w:r w:rsidR="00DD07C6" w:rsidRPr="006C5CA6">
        <w:rPr>
          <w:lang w:val="vi-VN"/>
        </w:rPr>
        <w:t>1</w:t>
      </w:r>
    </w:p>
    <w:p w14:paraId="3CDDAB41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I. NỘI DUNG ĐÃ THỰC HÀNH </w:t>
      </w:r>
    </w:p>
    <w:p w14:paraId="19EF1508" w14:textId="4B0AF92D" w:rsidR="00D739E2" w:rsidRPr="006C5CA6" w:rsidRDefault="00AA5287" w:rsidP="00AA5287">
      <w:pPr>
        <w:rPr>
          <w:b/>
          <w:bCs/>
          <w:lang w:val="vi-VN"/>
        </w:rPr>
      </w:pPr>
      <w:r w:rsidRPr="00AA5287">
        <w:rPr>
          <w:lang w:val="vi-VN"/>
        </w:rPr>
        <w:t xml:space="preserve">Trong buổi thực hành, nhóm em đã </w:t>
      </w:r>
      <w:r w:rsidR="00DD07C6" w:rsidRPr="006C5CA6">
        <w:rPr>
          <w:lang w:val="vi-VN"/>
        </w:rPr>
        <w:t xml:space="preserve">biết </w:t>
      </w:r>
      <w:r w:rsidR="00B74AE9" w:rsidRPr="006C5CA6">
        <w:rPr>
          <w:lang w:val="vi-VN"/>
        </w:rPr>
        <w:t>viết hệ thống quản lý sinh viên đơn giản</w:t>
      </w:r>
    </w:p>
    <w:p w14:paraId="1EFFC032" w14:textId="4520E49C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Nội dung chính gồm: </w:t>
      </w:r>
    </w:p>
    <w:p w14:paraId="547D0100" w14:textId="081A623D" w:rsidR="00AA5287" w:rsidRPr="00234992" w:rsidRDefault="00AA5287" w:rsidP="00AA5287">
      <w:pPr>
        <w:numPr>
          <w:ilvl w:val="0"/>
          <w:numId w:val="1"/>
        </w:numPr>
        <w:rPr>
          <w:lang w:val="vi-VN"/>
        </w:rPr>
      </w:pPr>
      <w:r w:rsidRPr="00AA5287">
        <w:rPr>
          <w:lang w:val="vi-VN"/>
        </w:rPr>
        <w:t xml:space="preserve">Phân tích yêu cầu </w:t>
      </w:r>
      <w:r w:rsidR="00E13D85" w:rsidRPr="006C5CA6">
        <w:rPr>
          <w:lang w:val="vi-VN"/>
        </w:rPr>
        <w:t>chức năng</w:t>
      </w:r>
    </w:p>
    <w:p w14:paraId="6D3881D9" w14:textId="3E87F15D" w:rsidR="00234992" w:rsidRPr="00234992" w:rsidRDefault="00234992" w:rsidP="00AA5287">
      <w:pPr>
        <w:numPr>
          <w:ilvl w:val="0"/>
          <w:numId w:val="1"/>
        </w:numPr>
        <w:rPr>
          <w:lang w:val="vi-VN"/>
        </w:rPr>
      </w:pPr>
      <w:r w:rsidRPr="006C5CA6">
        <w:rPr>
          <w:lang w:val="vi-VN"/>
        </w:rPr>
        <w:t>Xác định công việc, phân chia công việc cho thành viên</w:t>
      </w:r>
    </w:p>
    <w:p w14:paraId="3543B453" w14:textId="6D1AD54B" w:rsidR="00234992" w:rsidRPr="00AA5287" w:rsidRDefault="00234992" w:rsidP="00AA5287">
      <w:pPr>
        <w:numPr>
          <w:ilvl w:val="0"/>
          <w:numId w:val="1"/>
        </w:numPr>
        <w:rPr>
          <w:lang w:val="vi-VN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31D7ADA8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II. CÔNG VIỆC CÁC EM ĐÃ LÀM </w:t>
      </w:r>
    </w:p>
    <w:p w14:paraId="17A289F1" w14:textId="5E477D92" w:rsidR="00234992" w:rsidRPr="00234992" w:rsidRDefault="00AA5287" w:rsidP="00AA5287">
      <w:r w:rsidRPr="00AA5287">
        <w:rPr>
          <w:lang w:val="vi-VN"/>
        </w:rPr>
        <w:t>Công việc cá nhân </w:t>
      </w:r>
    </w:p>
    <w:p w14:paraId="426D0DFF" w14:textId="0E50D41A" w:rsidR="00234992" w:rsidRPr="00234992" w:rsidRDefault="00234992" w:rsidP="00AA5287">
      <w:pPr>
        <w:numPr>
          <w:ilvl w:val="0"/>
          <w:numId w:val="8"/>
        </w:numPr>
        <w:rPr>
          <w:lang w:val="vi-VN"/>
        </w:rPr>
      </w:pP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EA4427B" w14:textId="3E25C9AC" w:rsidR="00234992" w:rsidRPr="00234992" w:rsidRDefault="00234992" w:rsidP="00AA5287">
      <w:pPr>
        <w:numPr>
          <w:ilvl w:val="0"/>
          <w:numId w:val="8"/>
        </w:numPr>
        <w:rPr>
          <w:lang w:val="vi-VN"/>
        </w:rPr>
      </w:pP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251D724" w14:textId="4D1AFE36" w:rsidR="00234992" w:rsidRPr="00234992" w:rsidRDefault="00234992" w:rsidP="00AA5287">
      <w:pPr>
        <w:numPr>
          <w:ilvl w:val="0"/>
          <w:numId w:val="8"/>
        </w:numPr>
        <w:rPr>
          <w:lang w:val="vi-VN"/>
        </w:rPr>
      </w:pPr>
      <w:proofErr w:type="spellStart"/>
      <w:r>
        <w:t>Viết</w:t>
      </w:r>
      <w:proofErr w:type="spellEnd"/>
      <w:r>
        <w:t xml:space="preserve"> slide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6BF595D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Công việc nhóm </w:t>
      </w:r>
    </w:p>
    <w:p w14:paraId="65D40A3E" w14:textId="490B1129" w:rsidR="00AA5287" w:rsidRPr="00AA5287" w:rsidRDefault="00AA5287" w:rsidP="00AA5287">
      <w:pPr>
        <w:numPr>
          <w:ilvl w:val="0"/>
          <w:numId w:val="9"/>
        </w:numPr>
        <w:rPr>
          <w:lang w:val="vi-VN"/>
        </w:rPr>
      </w:pPr>
      <w:r w:rsidRPr="00AA5287">
        <w:rPr>
          <w:lang w:val="vi-VN"/>
        </w:rPr>
        <w:t>Th</w:t>
      </w:r>
      <w:r w:rsidR="00234992" w:rsidRPr="006C5CA6">
        <w:rPr>
          <w:lang w:val="vi-VN"/>
        </w:rPr>
        <w:t xml:space="preserve">am gia phân tích </w:t>
      </w:r>
      <w:r w:rsidR="00B74AE9" w:rsidRPr="006C5CA6">
        <w:rPr>
          <w:lang w:val="vi-VN"/>
        </w:rPr>
        <w:t>yêu cầu hệ thống</w:t>
      </w:r>
    </w:p>
    <w:p w14:paraId="1299D4FA" w14:textId="57876D63" w:rsidR="00AA5287" w:rsidRPr="00AA5287" w:rsidRDefault="00234992" w:rsidP="00AA5287">
      <w:pPr>
        <w:numPr>
          <w:ilvl w:val="0"/>
          <w:numId w:val="10"/>
        </w:numPr>
        <w:rPr>
          <w:lang w:val="vi-VN"/>
        </w:rPr>
      </w:pPr>
      <w:r w:rsidRPr="006C5CA6">
        <w:rPr>
          <w:lang w:val="vi-VN"/>
        </w:rPr>
        <w:t>Tham gia tổng hợp và kiểm thử</w:t>
      </w:r>
    </w:p>
    <w:p w14:paraId="48099D93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 </w:t>
      </w:r>
    </w:p>
    <w:p w14:paraId="33EEDAF5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III. KẾT QUẢ ĐẠT ĐƯỢC </w:t>
      </w:r>
    </w:p>
    <w:p w14:paraId="6D52B893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Sau buổi thực hành, em: </w:t>
      </w:r>
    </w:p>
    <w:p w14:paraId="60AF04A3" w14:textId="441EB64C" w:rsidR="008C021A" w:rsidRPr="00234992" w:rsidRDefault="00D739E2" w:rsidP="00AA5287">
      <w:pPr>
        <w:numPr>
          <w:ilvl w:val="0"/>
          <w:numId w:val="14"/>
        </w:numPr>
        <w:rPr>
          <w:lang w:val="vi-VN"/>
        </w:rPr>
      </w:pPr>
      <w:ins w:id="2" w:author="Microsoft Word" w:date="2026-01-07T20:02:00Z" w16du:dateUtc="2026-01-07T13:02:00Z">
        <w:r w:rsidRPr="008C021A">
          <w:rPr>
            <w:lang w:val="vi-VN"/>
          </w:rPr>
          <w:t>Biết</w:t>
        </w:r>
      </w:ins>
      <w:r w:rsidR="00234992" w:rsidRPr="006C5CA6">
        <w:rPr>
          <w:lang w:val="vi-VN"/>
        </w:rPr>
        <w:t xml:space="preserve"> cách phân chia công việc cho thành viên</w:t>
      </w:r>
      <w:r w:rsidR="006D1B50" w:rsidRPr="006C5CA6">
        <w:rPr>
          <w:lang w:val="vi-VN"/>
        </w:rPr>
        <w:t xml:space="preserve"> </w:t>
      </w:r>
    </w:p>
    <w:p w14:paraId="6E3264DF" w14:textId="003043CE" w:rsidR="00234992" w:rsidRPr="001E2489" w:rsidRDefault="00234992" w:rsidP="00AA5287">
      <w:pPr>
        <w:numPr>
          <w:ilvl w:val="0"/>
          <w:numId w:val="14"/>
        </w:numPr>
        <w:rPr>
          <w:lang w:val="vi-VN"/>
        </w:rPr>
      </w:pPr>
      <w:r w:rsidRPr="006C5CA6">
        <w:rPr>
          <w:lang w:val="vi-VN"/>
        </w:rPr>
        <w:t xml:space="preserve">Hiểu được cách </w:t>
      </w:r>
      <w:r w:rsidR="00B74AE9" w:rsidRPr="006C5CA6">
        <w:rPr>
          <w:lang w:val="vi-VN"/>
        </w:rPr>
        <w:t xml:space="preserve">phát triển dự án </w:t>
      </w:r>
      <w:r w:rsidR="003026CB" w:rsidRPr="003026CB">
        <w:rPr>
          <w:lang w:val="vi-VN"/>
        </w:rPr>
        <w:t>game giả lập</w:t>
      </w:r>
    </w:p>
    <w:p w14:paraId="657378FE" w14:textId="77777777" w:rsidR="00AA5287" w:rsidRPr="003026CB" w:rsidRDefault="00AA5287" w:rsidP="00AA5287">
      <w:pPr>
        <w:rPr>
          <w:lang w:val="vi-VN"/>
        </w:rPr>
      </w:pPr>
      <w:r w:rsidRPr="00AA5287">
        <w:rPr>
          <w:lang w:val="vi-VN"/>
        </w:rPr>
        <w:t>IV. KHÓ KHĂN GẶP PHẢI </w:t>
      </w:r>
    </w:p>
    <w:p w14:paraId="1DD39CD6" w14:textId="4C721E9C" w:rsidR="006D1B50" w:rsidRPr="006D1B50" w:rsidRDefault="00B74AE9" w:rsidP="006D1B50">
      <w:pPr>
        <w:pStyle w:val="ListParagraph"/>
        <w:numPr>
          <w:ilvl w:val="0"/>
          <w:numId w:val="18"/>
        </w:numPr>
      </w:pPr>
      <w:proofErr w:type="spellStart"/>
      <w:r>
        <w:lastRenderedPageBreak/>
        <w:t>Khó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6846286" w14:textId="27BBB677" w:rsidR="00AA5287" w:rsidRPr="00AA5287" w:rsidRDefault="00B74AE9" w:rsidP="00AA5287">
      <w:pPr>
        <w:numPr>
          <w:ilvl w:val="0"/>
          <w:numId w:val="18"/>
        </w:numPr>
        <w:rPr>
          <w:lang w:val="vi-VN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D215F58" w14:textId="77777777" w:rsidR="006D1B50" w:rsidRPr="006C5CA6" w:rsidRDefault="00AA5287" w:rsidP="006D1B50">
      <w:pPr>
        <w:ind w:left="360"/>
        <w:rPr>
          <w:lang w:val="vi-VN"/>
        </w:rPr>
      </w:pPr>
      <w:r w:rsidRPr="006D1B50">
        <w:rPr>
          <w:b/>
          <w:bCs/>
          <w:lang w:val="vi-VN"/>
        </w:rPr>
        <w:t>Cách khắc phục:</w:t>
      </w:r>
      <w:r w:rsidRPr="006D1B50">
        <w:rPr>
          <w:lang w:val="vi-VN"/>
        </w:rPr>
        <w:t> </w:t>
      </w:r>
    </w:p>
    <w:p w14:paraId="66EEF802" w14:textId="33688525" w:rsidR="00AA5287" w:rsidRPr="006C5CA6" w:rsidRDefault="00AA5287" w:rsidP="006D1B50">
      <w:pPr>
        <w:ind w:left="360"/>
        <w:rPr>
          <w:lang w:val="vi-VN"/>
        </w:rPr>
      </w:pPr>
      <w:r w:rsidRPr="006D1B50">
        <w:rPr>
          <w:lang w:val="vi-VN"/>
        </w:rPr>
        <w:br/>
        <w:t>Kiểm tra lại</w:t>
      </w:r>
      <w:r w:rsidR="001E2489" w:rsidRPr="006C5CA6">
        <w:rPr>
          <w:lang w:val="vi-VN"/>
        </w:rPr>
        <w:t xml:space="preserve"> thuật toán</w:t>
      </w:r>
      <w:r w:rsidRPr="006D1B50">
        <w:rPr>
          <w:lang w:val="vi-VN"/>
        </w:rPr>
        <w:t xml:space="preserve">, </w:t>
      </w:r>
      <w:r w:rsidRPr="006C5CA6">
        <w:rPr>
          <w:lang w:val="vi-VN"/>
        </w:rPr>
        <w:t>sửa lỗi.</w:t>
      </w:r>
    </w:p>
    <w:p w14:paraId="6301A0C2" w14:textId="2EECD4A8" w:rsidR="006D1B50" w:rsidRPr="003026CB" w:rsidRDefault="006D1B50" w:rsidP="006D1B50">
      <w:pPr>
        <w:ind w:left="360"/>
        <w:rPr>
          <w:lang w:val="vi-VN"/>
        </w:rPr>
      </w:pPr>
      <w:r w:rsidRPr="006C5CA6">
        <w:rPr>
          <w:lang w:val="vi-VN"/>
        </w:rPr>
        <w:t xml:space="preserve">Luyện tập những bài tập về </w:t>
      </w:r>
      <w:r w:rsidR="003026CB" w:rsidRPr="003026CB">
        <w:rPr>
          <w:lang w:val="vi-VN"/>
        </w:rPr>
        <w:t>lập trình hướng đối tượng</w:t>
      </w:r>
    </w:p>
    <w:p w14:paraId="78AD6141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 </w:t>
      </w:r>
    </w:p>
    <w:p w14:paraId="669FC9CB" w14:textId="77777777" w:rsidR="006D1B50" w:rsidRDefault="00AA5287" w:rsidP="00AA5287">
      <w:r w:rsidRPr="00AA5287">
        <w:rPr>
          <w:lang w:val="vi-VN"/>
        </w:rPr>
        <w:t>V. KINH NGHIỆM RÚT RA </w:t>
      </w:r>
    </w:p>
    <w:p w14:paraId="1B6A80FC" w14:textId="71F4D425" w:rsidR="001E2489" w:rsidRPr="001E2489" w:rsidRDefault="001E2489" w:rsidP="001E2489">
      <w:pPr>
        <w:pStyle w:val="ListParagraph"/>
        <w:numPr>
          <w:ilvl w:val="0"/>
          <w:numId w:val="27"/>
        </w:numPr>
        <w:rPr>
          <w:lang w:val="vi-VN"/>
        </w:rPr>
      </w:pP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5E8F923A" w14:textId="40913075" w:rsidR="001E2489" w:rsidRPr="001E2489" w:rsidRDefault="001E2489" w:rsidP="001E2489">
      <w:pPr>
        <w:pStyle w:val="ListParagraph"/>
        <w:numPr>
          <w:ilvl w:val="0"/>
          <w:numId w:val="27"/>
        </w:numPr>
        <w:rPr>
          <w:lang w:val="vi-VN"/>
        </w:rPr>
      </w:pPr>
      <w:r w:rsidRPr="006C5CA6">
        <w:rPr>
          <w:lang w:val="vi-VN"/>
        </w:rPr>
        <w:t xml:space="preserve">Cần rèn luyện thêm những bài toán liên quan đến xử lý </w:t>
      </w:r>
      <w:r w:rsidR="003026CB" w:rsidRPr="003026CB">
        <w:rPr>
          <w:lang w:val="vi-VN"/>
        </w:rPr>
        <w:t>hướng đối tượng</w:t>
      </w:r>
    </w:p>
    <w:p w14:paraId="14A4D3D4" w14:textId="3C6F92F5" w:rsidR="001E2489" w:rsidRPr="001E2489" w:rsidRDefault="001E2489" w:rsidP="001E2489">
      <w:pPr>
        <w:pStyle w:val="ListParagraph"/>
        <w:numPr>
          <w:ilvl w:val="0"/>
          <w:numId w:val="27"/>
        </w:numPr>
        <w:rPr>
          <w:lang w:val="vi-VN"/>
        </w:rPr>
      </w:pPr>
      <w:r w:rsidRPr="006C5CA6">
        <w:rPr>
          <w:lang w:val="vi-VN"/>
        </w:rPr>
        <w:t>Hiểu rõ yêu cầu bài toán giúp viết thuật toán dễ dàng và tối ưu hơn</w:t>
      </w:r>
    </w:p>
    <w:p w14:paraId="26AA25B1" w14:textId="592C8155" w:rsidR="00AA5287" w:rsidRPr="001E2489" w:rsidRDefault="00AA5287" w:rsidP="001E2489">
      <w:pPr>
        <w:rPr>
          <w:lang w:val="vi-VN"/>
        </w:rPr>
      </w:pPr>
      <w:r w:rsidRPr="001E2489">
        <w:rPr>
          <w:lang w:val="vi-VN"/>
        </w:rPr>
        <w:t>VI. KẾT LUẬN </w:t>
      </w:r>
    </w:p>
    <w:p w14:paraId="6874B57D" w14:textId="7FC0D2F0" w:rsidR="00AA5287" w:rsidRPr="006C5CA6" w:rsidRDefault="00AA5287" w:rsidP="00AA5287">
      <w:pPr>
        <w:rPr>
          <w:lang w:val="vi-VN"/>
        </w:rPr>
      </w:pPr>
      <w:r w:rsidRPr="00AA5287">
        <w:rPr>
          <w:lang w:val="vi-VN"/>
        </w:rPr>
        <w:t>Buổi thực hành giúp em hiểu rõ hơn về </w:t>
      </w:r>
      <w:r w:rsidR="001E2489" w:rsidRPr="006C5CA6">
        <w:rPr>
          <w:lang w:val="vi-VN"/>
        </w:rPr>
        <w:t>cách thức hoạt động về thuật toán</w:t>
      </w:r>
      <w:r w:rsidR="00B74AE9" w:rsidRPr="006C5CA6">
        <w:rPr>
          <w:lang w:val="vi-VN"/>
        </w:rPr>
        <w:t>, cách phát triển một hệ thống hoặc ứng dụng</w:t>
      </w:r>
      <w:r w:rsidR="001E2489" w:rsidRPr="006C5CA6">
        <w:rPr>
          <w:lang w:val="vi-VN"/>
        </w:rPr>
        <w:t xml:space="preserve"> trong Java</w:t>
      </w:r>
    </w:p>
    <w:p w14:paraId="61B3751D" w14:textId="77777777" w:rsidR="009C0DFA" w:rsidRPr="006C5CA6" w:rsidRDefault="009C0DFA">
      <w:pPr>
        <w:rPr>
          <w:lang w:val="vi-VN"/>
        </w:rPr>
      </w:pPr>
    </w:p>
    <w:sectPr w:rsidR="009C0DFA" w:rsidRPr="006C5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5DE"/>
    <w:multiLevelType w:val="multilevel"/>
    <w:tmpl w:val="EE1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C4B9E"/>
    <w:multiLevelType w:val="multilevel"/>
    <w:tmpl w:val="5628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96067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E1873"/>
    <w:multiLevelType w:val="multilevel"/>
    <w:tmpl w:val="45A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167E00"/>
    <w:multiLevelType w:val="multilevel"/>
    <w:tmpl w:val="112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5C28E6"/>
    <w:multiLevelType w:val="multilevel"/>
    <w:tmpl w:val="659A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7369A"/>
    <w:multiLevelType w:val="multilevel"/>
    <w:tmpl w:val="EB8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DC32DB"/>
    <w:multiLevelType w:val="multilevel"/>
    <w:tmpl w:val="768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E551D9"/>
    <w:multiLevelType w:val="multilevel"/>
    <w:tmpl w:val="743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2268D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353C59"/>
    <w:multiLevelType w:val="multilevel"/>
    <w:tmpl w:val="A03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13743D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860F79"/>
    <w:multiLevelType w:val="multilevel"/>
    <w:tmpl w:val="7BB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2C104B"/>
    <w:multiLevelType w:val="multilevel"/>
    <w:tmpl w:val="924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413159"/>
    <w:multiLevelType w:val="multilevel"/>
    <w:tmpl w:val="B81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0501B"/>
    <w:multiLevelType w:val="multilevel"/>
    <w:tmpl w:val="DB1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A521F2"/>
    <w:multiLevelType w:val="multilevel"/>
    <w:tmpl w:val="EF7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06339B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76E68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3F3B02"/>
    <w:multiLevelType w:val="multilevel"/>
    <w:tmpl w:val="F61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D22E19"/>
    <w:multiLevelType w:val="multilevel"/>
    <w:tmpl w:val="7DA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E37AC4"/>
    <w:multiLevelType w:val="multilevel"/>
    <w:tmpl w:val="E26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054213"/>
    <w:multiLevelType w:val="multilevel"/>
    <w:tmpl w:val="15C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663C0D"/>
    <w:multiLevelType w:val="multilevel"/>
    <w:tmpl w:val="092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BB560A"/>
    <w:multiLevelType w:val="multilevel"/>
    <w:tmpl w:val="0F9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A200D3"/>
    <w:multiLevelType w:val="multilevel"/>
    <w:tmpl w:val="B39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B537BA"/>
    <w:multiLevelType w:val="multilevel"/>
    <w:tmpl w:val="30F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9806725">
    <w:abstractNumId w:val="23"/>
  </w:num>
  <w:num w:numId="2" w16cid:durableId="1378162289">
    <w:abstractNumId w:val="21"/>
  </w:num>
  <w:num w:numId="3" w16cid:durableId="1229724813">
    <w:abstractNumId w:val="7"/>
  </w:num>
  <w:num w:numId="4" w16cid:durableId="17322175">
    <w:abstractNumId w:val="6"/>
  </w:num>
  <w:num w:numId="5" w16cid:durableId="821890417">
    <w:abstractNumId w:val="25"/>
  </w:num>
  <w:num w:numId="6" w16cid:durableId="1017849851">
    <w:abstractNumId w:val="14"/>
  </w:num>
  <w:num w:numId="7" w16cid:durableId="272632360">
    <w:abstractNumId w:val="1"/>
  </w:num>
  <w:num w:numId="8" w16cid:durableId="1263537322">
    <w:abstractNumId w:val="13"/>
  </w:num>
  <w:num w:numId="9" w16cid:durableId="548734326">
    <w:abstractNumId w:val="5"/>
  </w:num>
  <w:num w:numId="10" w16cid:durableId="604769372">
    <w:abstractNumId w:val="8"/>
  </w:num>
  <w:num w:numId="11" w16cid:durableId="307635355">
    <w:abstractNumId w:val="19"/>
  </w:num>
  <w:num w:numId="12" w16cid:durableId="108211114">
    <w:abstractNumId w:val="0"/>
  </w:num>
  <w:num w:numId="13" w16cid:durableId="1250046451">
    <w:abstractNumId w:val="12"/>
  </w:num>
  <w:num w:numId="14" w16cid:durableId="2054188400">
    <w:abstractNumId w:val="22"/>
  </w:num>
  <w:num w:numId="15" w16cid:durableId="368335309">
    <w:abstractNumId w:val="10"/>
  </w:num>
  <w:num w:numId="16" w16cid:durableId="851918665">
    <w:abstractNumId w:val="15"/>
  </w:num>
  <w:num w:numId="17" w16cid:durableId="385183922">
    <w:abstractNumId w:val="4"/>
  </w:num>
  <w:num w:numId="18" w16cid:durableId="1906724355">
    <w:abstractNumId w:val="11"/>
  </w:num>
  <w:num w:numId="19" w16cid:durableId="1285581430">
    <w:abstractNumId w:val="3"/>
  </w:num>
  <w:num w:numId="20" w16cid:durableId="89012307">
    <w:abstractNumId w:val="24"/>
  </w:num>
  <w:num w:numId="21" w16cid:durableId="384569377">
    <w:abstractNumId w:val="26"/>
  </w:num>
  <w:num w:numId="22" w16cid:durableId="326636780">
    <w:abstractNumId w:val="20"/>
  </w:num>
  <w:num w:numId="23" w16cid:durableId="984699109">
    <w:abstractNumId w:val="16"/>
  </w:num>
  <w:num w:numId="24" w16cid:durableId="1836451545">
    <w:abstractNumId w:val="18"/>
  </w:num>
  <w:num w:numId="25" w16cid:durableId="1602225956">
    <w:abstractNumId w:val="2"/>
  </w:num>
  <w:num w:numId="26" w16cid:durableId="1854805912">
    <w:abstractNumId w:val="17"/>
  </w:num>
  <w:num w:numId="27" w16cid:durableId="1372681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87"/>
    <w:rsid w:val="000741E2"/>
    <w:rsid w:val="00076451"/>
    <w:rsid w:val="00100116"/>
    <w:rsid w:val="001A1779"/>
    <w:rsid w:val="001A3AA6"/>
    <w:rsid w:val="001E2489"/>
    <w:rsid w:val="00217CF8"/>
    <w:rsid w:val="00234992"/>
    <w:rsid w:val="002E385B"/>
    <w:rsid w:val="003008A8"/>
    <w:rsid w:val="003026CB"/>
    <w:rsid w:val="00443D1E"/>
    <w:rsid w:val="0046002F"/>
    <w:rsid w:val="004E0BC2"/>
    <w:rsid w:val="00552425"/>
    <w:rsid w:val="005B56B0"/>
    <w:rsid w:val="0060767B"/>
    <w:rsid w:val="0064398E"/>
    <w:rsid w:val="006C5CA6"/>
    <w:rsid w:val="006D1B50"/>
    <w:rsid w:val="007513B2"/>
    <w:rsid w:val="007B30C9"/>
    <w:rsid w:val="007F1A62"/>
    <w:rsid w:val="008333EF"/>
    <w:rsid w:val="008C021A"/>
    <w:rsid w:val="009C0785"/>
    <w:rsid w:val="009C0DFA"/>
    <w:rsid w:val="00AA5287"/>
    <w:rsid w:val="00AC5BB0"/>
    <w:rsid w:val="00B74AE9"/>
    <w:rsid w:val="00D62BCD"/>
    <w:rsid w:val="00D739E2"/>
    <w:rsid w:val="00DA2146"/>
    <w:rsid w:val="00DB299D"/>
    <w:rsid w:val="00DD07C6"/>
    <w:rsid w:val="00E1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9F6E"/>
  <w15:chartTrackingRefBased/>
  <w15:docId w15:val="{77CCC42C-B1E3-4FE7-90ED-855D4658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2</cp:revision>
  <dcterms:created xsi:type="dcterms:W3CDTF">2026-02-25T12:04:00Z</dcterms:created>
  <dcterms:modified xsi:type="dcterms:W3CDTF">2026-02-25T12:04:00Z</dcterms:modified>
</cp:coreProperties>
</file>